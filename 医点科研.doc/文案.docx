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08E2D5" w14:textId="77777777" w:rsidR="007479B2" w:rsidRDefault="007479B2" w:rsidP="007479B2">
      <w:r>
        <w:t>1846年，莫顿医生在美国公开演示乙醚麻醉，开启了现代麻醉学的篇章。</w:t>
      </w:r>
    </w:p>
    <w:p w14:paraId="3FF2C42B" w14:textId="77777777" w:rsidR="007479B2" w:rsidRDefault="007479B2" w:rsidP="007479B2"/>
    <w:p w14:paraId="5F5C87B3" w14:textId="77777777" w:rsidR="007479B2" w:rsidRDefault="007479B2" w:rsidP="007479B2">
      <w:del w:id="0" w:author="YiZixuan" w:date="2022-01-05T23:41:00Z">
        <w:r w:rsidDel="007479B2">
          <w:delText>而</w:delText>
        </w:r>
      </w:del>
      <w:r>
        <w:t>中国麻醉界在新中国成立初，多位麻醉学者相继从国外学成归国</w:t>
      </w:r>
      <w:r>
        <w:rPr>
          <w:rFonts w:hint="eastAsia"/>
        </w:rPr>
        <w:t>，</w:t>
      </w:r>
      <w:del w:id="1" w:author="YiZixuan" w:date="2022-01-05T23:42:00Z">
        <w:r w:rsidDel="007479B2">
          <w:delText>成为了</w:delText>
        </w:r>
      </w:del>
      <w:r>
        <w:t>对中国麻醉早期发展做出突出贡献</w:t>
      </w:r>
      <w:del w:id="2" w:author="YiZixuan" w:date="2022-01-05T23:42:00Z">
        <w:r w:rsidDel="007479B2">
          <w:delText>的</w:delText>
        </w:r>
      </w:del>
      <w:r>
        <w:t>，</w:t>
      </w:r>
      <w:ins w:id="3" w:author="YiZixuan" w:date="2022-01-05T23:42:00Z">
        <w:r>
          <w:rPr>
            <w:rFonts w:hint="eastAsia"/>
          </w:rPr>
          <w:t>成为了</w:t>
        </w:r>
      </w:ins>
      <w:r>
        <w:t>中国麻醉界的奠基者。</w:t>
      </w:r>
    </w:p>
    <w:p w14:paraId="7BCED54F" w14:textId="77777777" w:rsidR="007479B2" w:rsidRDefault="007479B2" w:rsidP="007479B2"/>
    <w:p w14:paraId="48DA3E7F" w14:textId="77777777" w:rsidR="007479B2" w:rsidRDefault="007479B2" w:rsidP="007479B2">
      <w:r>
        <w:t>此后他们的学生遍布全国</w:t>
      </w:r>
      <w:del w:id="4" w:author="YiZixuan" w:date="2022-01-05T23:43:00Z">
        <w:r w:rsidDel="007479B2">
          <w:delText>各地</w:delText>
        </w:r>
      </w:del>
      <w:r>
        <w:t>，完成了我国麻醉的起步、奠基和发展，取得了一个又一个令人瞩目的成绩。</w:t>
      </w:r>
    </w:p>
    <w:p w14:paraId="779C5F48" w14:textId="77777777" w:rsidR="007479B2" w:rsidRDefault="007479B2" w:rsidP="007479B2"/>
    <w:p w14:paraId="4500427E" w14:textId="77777777" w:rsidR="007479B2" w:rsidRDefault="007479B2" w:rsidP="007479B2">
      <w:r>
        <w:t>如今，麻醉学科已走向世界麻醉学领域的研究前沿。麻醉科研工作不断进展，SCI论文逐年增多，影响因子也在逐步提高。</w:t>
      </w:r>
    </w:p>
    <w:p w14:paraId="3603C6FF" w14:textId="77777777" w:rsidR="007479B2" w:rsidRDefault="007479B2" w:rsidP="007479B2"/>
    <w:p w14:paraId="49F5FBB4" w14:textId="77777777" w:rsidR="007479B2" w:rsidRDefault="007479B2" w:rsidP="007479B2">
      <w:r>
        <w:t>学科发展的同时，我国麻醉医师面临着人力资源不足、工作压力大、学习时间碎片化等问题。疫情防控常态化的今天，线上学习已成为</w:t>
      </w:r>
      <w:r>
        <w:rPr>
          <w:rFonts w:hint="eastAsia"/>
        </w:rPr>
        <w:t>临床医师最重要的学习交流形式。</w:t>
      </w:r>
    </w:p>
    <w:p w14:paraId="7CC604C6" w14:textId="77777777" w:rsidR="007479B2" w:rsidRPr="007479B2" w:rsidRDefault="007479B2" w:rsidP="007479B2"/>
    <w:p w14:paraId="53B21EB5" w14:textId="77777777" w:rsidR="007479B2" w:rsidRDefault="007479B2" w:rsidP="007479B2">
      <w:proofErr w:type="spellStart"/>
      <w:r>
        <w:t>Medresearch</w:t>
      </w:r>
      <w:proofErr w:type="spellEnd"/>
      <w:proofErr w:type="gramStart"/>
      <w:r>
        <w:t>医</w:t>
      </w:r>
      <w:proofErr w:type="gramEnd"/>
      <w:r>
        <w:t>点科研，作为一款专业化</w:t>
      </w:r>
      <w:ins w:id="5" w:author="YiZixuan" w:date="2022-01-05T23:44:00Z">
        <w:r w:rsidR="00E276E9">
          <w:rPr>
            <w:rFonts w:hint="eastAsia"/>
          </w:rPr>
          <w:t>的</w:t>
        </w:r>
      </w:ins>
      <w:r>
        <w:t>医学科研信息技术平台。在这里，医生可以实时了解前沿资讯，追踪研究热点，并且能够加强与同行间的经验交流，</w:t>
      </w:r>
      <w:proofErr w:type="gramStart"/>
      <w:r>
        <w:t>有领域大咖</w:t>
      </w:r>
      <w:proofErr w:type="gramEnd"/>
      <w:r>
        <w:t>指点迷津，解决临床科研困惑，助力临床和科研工作的开展。</w:t>
      </w:r>
    </w:p>
    <w:p w14:paraId="7350EC7A" w14:textId="77777777" w:rsidR="007479B2" w:rsidRDefault="007479B2" w:rsidP="007479B2"/>
    <w:p w14:paraId="028D05A7" w14:textId="77777777" w:rsidR="007479B2" w:rsidRDefault="007479B2" w:rsidP="007479B2">
      <w:r>
        <w:rPr>
          <w:rFonts w:hint="eastAsia"/>
        </w:rPr>
        <w:t>丰富完整的</w:t>
      </w:r>
      <w:proofErr w:type="gramStart"/>
      <w:r>
        <w:rPr>
          <w:rFonts w:hint="eastAsia"/>
        </w:rPr>
        <w:t>版块</w:t>
      </w:r>
      <w:proofErr w:type="gramEnd"/>
      <w:r>
        <w:rPr>
          <w:rFonts w:hint="eastAsia"/>
        </w:rPr>
        <w:t>设置将科研关键节点全打通。各</w:t>
      </w:r>
      <w:proofErr w:type="gramStart"/>
      <w:r>
        <w:rPr>
          <w:rFonts w:hint="eastAsia"/>
        </w:rPr>
        <w:t>版块</w:t>
      </w:r>
      <w:proofErr w:type="gramEnd"/>
      <w:r>
        <w:rPr>
          <w:rFonts w:hint="eastAsia"/>
        </w:rPr>
        <w:t>可自由发帖，话题内可评论互动；内设聊天室，</w:t>
      </w:r>
      <w:proofErr w:type="gramStart"/>
      <w:r>
        <w:rPr>
          <w:rFonts w:hint="eastAsia"/>
        </w:rPr>
        <w:t>群聊更加</w:t>
      </w:r>
      <w:proofErr w:type="gramEnd"/>
      <w:r>
        <w:rPr>
          <w:rFonts w:hint="eastAsia"/>
        </w:rPr>
        <w:t>便捷，得以充分交流临床问题与临床经验；可以在留言板写下困惑与建议。领域大</w:t>
      </w:r>
      <w:proofErr w:type="gramStart"/>
      <w:r>
        <w:rPr>
          <w:rFonts w:hint="eastAsia"/>
        </w:rPr>
        <w:t>咖</w:t>
      </w:r>
      <w:proofErr w:type="gramEnd"/>
      <w:r>
        <w:rPr>
          <w:rFonts w:hint="eastAsia"/>
        </w:rPr>
        <w:t>解惑，与您一同探寻问题的答案。</w:t>
      </w:r>
    </w:p>
    <w:p w14:paraId="771E788F" w14:textId="77777777" w:rsidR="007479B2" w:rsidRDefault="007479B2" w:rsidP="007479B2"/>
    <w:p w14:paraId="6703FC30" w14:textId="77777777" w:rsidR="007479B2" w:rsidRDefault="007479B2" w:rsidP="007479B2">
      <w:r>
        <w:rPr>
          <w:rFonts w:hint="eastAsia"/>
        </w:rPr>
        <w:t>搜索</w:t>
      </w:r>
      <w:proofErr w:type="gramStart"/>
      <w:r>
        <w:rPr>
          <w:rFonts w:hint="eastAsia"/>
        </w:rPr>
        <w:t>医</w:t>
      </w:r>
      <w:proofErr w:type="gramEnd"/>
      <w:r>
        <w:rPr>
          <w:rFonts w:hint="eastAsia"/>
        </w:rPr>
        <w:t>点科研，打开</w:t>
      </w:r>
      <w:proofErr w:type="gramStart"/>
      <w:r>
        <w:rPr>
          <w:rFonts w:hint="eastAsia"/>
        </w:rPr>
        <w:t>医点科研</w:t>
      </w:r>
      <w:proofErr w:type="gramEnd"/>
      <w:r>
        <w:rPr>
          <w:rFonts w:hint="eastAsia"/>
        </w:rPr>
        <w:t>小程序；</w:t>
      </w:r>
    </w:p>
    <w:p w14:paraId="1EEEA01F" w14:textId="77777777" w:rsidR="007479B2" w:rsidRDefault="007479B2" w:rsidP="007479B2">
      <w:r>
        <w:rPr>
          <w:rFonts w:hint="eastAsia"/>
        </w:rPr>
        <w:t>点击右上角打开菜单，收藏小程序；</w:t>
      </w:r>
    </w:p>
    <w:p w14:paraId="43818134" w14:textId="77777777" w:rsidR="007479B2" w:rsidRDefault="007479B2" w:rsidP="007479B2">
      <w:r>
        <w:rPr>
          <w:rFonts w:hint="eastAsia"/>
        </w:rPr>
        <w:t>十二大</w:t>
      </w:r>
      <w:proofErr w:type="gramStart"/>
      <w:r>
        <w:rPr>
          <w:rFonts w:hint="eastAsia"/>
        </w:rPr>
        <w:t>版块</w:t>
      </w:r>
      <w:proofErr w:type="gramEnd"/>
      <w:r>
        <w:rPr>
          <w:rFonts w:hint="eastAsia"/>
        </w:rPr>
        <w:t>，各类资讯，随心切换；</w:t>
      </w:r>
    </w:p>
    <w:p w14:paraId="5A468DB8" w14:textId="77777777" w:rsidR="007479B2" w:rsidRDefault="007479B2" w:rsidP="007479B2">
      <w:r>
        <w:rPr>
          <w:rFonts w:hint="eastAsia"/>
        </w:rPr>
        <w:t>各板块独立聊天室和留言板，尽享沟通自由；</w:t>
      </w:r>
    </w:p>
    <w:p w14:paraId="5FB79FE9" w14:textId="77777777" w:rsidR="007479B2" w:rsidRDefault="007479B2" w:rsidP="007479B2">
      <w:r>
        <w:rPr>
          <w:rFonts w:hint="eastAsia"/>
        </w:rPr>
        <w:t>点击</w:t>
      </w:r>
      <w:proofErr w:type="gramStart"/>
      <w:r>
        <w:rPr>
          <w:rFonts w:hint="eastAsia"/>
        </w:rPr>
        <w:t>版块</w:t>
      </w:r>
      <w:proofErr w:type="gramEnd"/>
      <w:r>
        <w:rPr>
          <w:rFonts w:hint="eastAsia"/>
        </w:rPr>
        <w:t>下方按钮和医生同道们随时交流，提出问题、发布视频和文章；</w:t>
      </w:r>
    </w:p>
    <w:p w14:paraId="227EA635" w14:textId="77777777" w:rsidR="007479B2" w:rsidRDefault="007479B2" w:rsidP="007479B2">
      <w:r>
        <w:rPr>
          <w:rFonts w:hint="eastAsia"/>
        </w:rPr>
        <w:t>可以在文章中自由阐述观点、</w:t>
      </w:r>
      <w:proofErr w:type="gramStart"/>
      <w:r>
        <w:rPr>
          <w:rFonts w:hint="eastAsia"/>
        </w:rPr>
        <w:t>点赞</w:t>
      </w:r>
      <w:proofErr w:type="gramEnd"/>
      <w:del w:id="6" w:author="YiZixuan" w:date="2022-01-05T23:47:00Z">
        <w:r w:rsidDel="00E276E9">
          <w:rPr>
            <w:rFonts w:hint="eastAsia"/>
          </w:rPr>
          <w:delText>与</w:delText>
        </w:r>
      </w:del>
      <w:ins w:id="7" w:author="YiZixuan" w:date="2022-01-05T23:47:00Z">
        <w:r w:rsidR="00E276E9">
          <w:rPr>
            <w:rFonts w:hint="eastAsia"/>
          </w:rPr>
          <w:t>、</w:t>
        </w:r>
      </w:ins>
      <w:r>
        <w:rPr>
          <w:rFonts w:hint="eastAsia"/>
        </w:rPr>
        <w:t>收藏</w:t>
      </w:r>
      <w:ins w:id="8" w:author="YiZixuan" w:date="2022-01-05T23:47:00Z">
        <w:r w:rsidR="00E276E9">
          <w:rPr>
            <w:rFonts w:hint="eastAsia"/>
          </w:rPr>
          <w:t>与转发</w:t>
        </w:r>
      </w:ins>
      <w:r>
        <w:rPr>
          <w:rFonts w:hint="eastAsia"/>
        </w:rPr>
        <w:t>；</w:t>
      </w:r>
    </w:p>
    <w:p w14:paraId="6FBAFCB1" w14:textId="77777777" w:rsidR="007479B2" w:rsidRDefault="007479B2" w:rsidP="007479B2">
      <w:r>
        <w:rPr>
          <w:rFonts w:hint="eastAsia"/>
        </w:rPr>
        <w:t>点击头像查看个人主页，可以关注新朋友，</w:t>
      </w:r>
      <w:proofErr w:type="gramStart"/>
      <w:r>
        <w:rPr>
          <w:rFonts w:hint="eastAsia"/>
        </w:rPr>
        <w:t>让联系</w:t>
      </w:r>
      <w:proofErr w:type="gramEnd"/>
      <w:r>
        <w:rPr>
          <w:rFonts w:hint="eastAsia"/>
        </w:rPr>
        <w:t>更紧密；</w:t>
      </w:r>
    </w:p>
    <w:p w14:paraId="737D1067" w14:textId="77777777" w:rsidR="007479B2" w:rsidRDefault="007479B2" w:rsidP="007479B2">
      <w:r>
        <w:rPr>
          <w:rFonts w:hint="eastAsia"/>
        </w:rPr>
        <w:t>最热话题、最热参与者和解答者，让您一览全网最新动态；</w:t>
      </w:r>
    </w:p>
    <w:p w14:paraId="1FEB343C" w14:textId="77777777" w:rsidR="007479B2" w:rsidRDefault="007479B2" w:rsidP="007479B2">
      <w:r>
        <w:rPr>
          <w:rFonts w:hint="eastAsia"/>
        </w:rPr>
        <w:t>各类消息均会及时提醒，让您不错过每一</w:t>
      </w:r>
      <w:del w:id="9" w:author="YiZixuan" w:date="2022-01-05T23:47:00Z">
        <w:r w:rsidDel="00E276E9">
          <w:rPr>
            <w:rFonts w:hint="eastAsia"/>
          </w:rPr>
          <w:delText>条消息</w:delText>
        </w:r>
      </w:del>
      <w:ins w:id="10" w:author="YiZixuan" w:date="2022-01-05T23:47:00Z">
        <w:r w:rsidR="00E276E9">
          <w:rPr>
            <w:rFonts w:hint="eastAsia"/>
          </w:rPr>
          <w:t>次互动</w:t>
        </w:r>
      </w:ins>
      <w:r>
        <w:rPr>
          <w:rFonts w:hint="eastAsia"/>
        </w:rPr>
        <w:t>；</w:t>
      </w:r>
    </w:p>
    <w:p w14:paraId="1D3F9C2B" w14:textId="77777777" w:rsidR="007479B2" w:rsidRDefault="007479B2" w:rsidP="007479B2">
      <w:proofErr w:type="gramStart"/>
      <w:r>
        <w:rPr>
          <w:rFonts w:hint="eastAsia"/>
        </w:rPr>
        <w:t>医点科研</w:t>
      </w:r>
      <w:proofErr w:type="gramEnd"/>
      <w:r>
        <w:rPr>
          <w:rFonts w:hint="eastAsia"/>
        </w:rPr>
        <w:t>各板块均有专</w:t>
      </w:r>
      <w:proofErr w:type="gramStart"/>
      <w:r>
        <w:rPr>
          <w:rFonts w:hint="eastAsia"/>
        </w:rPr>
        <w:t>属学习</w:t>
      </w:r>
      <w:proofErr w:type="gramEnd"/>
      <w:r>
        <w:rPr>
          <w:rFonts w:hint="eastAsia"/>
        </w:rPr>
        <w:t>空间；</w:t>
      </w:r>
    </w:p>
    <w:p w14:paraId="2C56E434" w14:textId="77777777" w:rsidR="007479B2" w:rsidRDefault="007479B2" w:rsidP="007479B2">
      <w:r>
        <w:rPr>
          <w:rFonts w:hint="eastAsia"/>
        </w:rPr>
        <w:t>它不仅是一个社交论坛，更是一个满足临床与科研多种需求的一站式平台；</w:t>
      </w:r>
    </w:p>
    <w:p w14:paraId="16D6DBA5" w14:textId="2AD0F0DC" w:rsidR="00393E82" w:rsidRDefault="007479B2" w:rsidP="007479B2">
      <w:pPr>
        <w:rPr>
          <w:rFonts w:hint="eastAsia"/>
        </w:rPr>
      </w:pPr>
      <w:proofErr w:type="gramStart"/>
      <w:r>
        <w:rPr>
          <w:rFonts w:hint="eastAsia"/>
        </w:rPr>
        <w:t>医点科研</w:t>
      </w:r>
      <w:proofErr w:type="gramEnd"/>
      <w:del w:id="11" w:author="YiZixuan" w:date="2022-01-05T23:48:00Z">
        <w:r w:rsidDel="00E276E9">
          <w:rPr>
            <w:rFonts w:hint="eastAsia"/>
          </w:rPr>
          <w:delText>将助力临床与科研工作的开展。</w:delText>
        </w:r>
      </w:del>
      <w:ins w:id="12" w:author="YiZixuan" w:date="2022-01-05T23:48:00Z">
        <w:r w:rsidR="00E276E9">
          <w:rPr>
            <w:rFonts w:hint="eastAsia"/>
          </w:rPr>
          <w:t>，点亮科研的星辰大海。</w:t>
        </w:r>
      </w:ins>
    </w:p>
    <w:sectPr w:rsidR="00393E8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YiZixuan">
    <w15:presenceInfo w15:providerId="None" w15:userId="YiZixuan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79B2"/>
    <w:rsid w:val="00393E82"/>
    <w:rsid w:val="005657C7"/>
    <w:rsid w:val="007479B2"/>
    <w:rsid w:val="00974F1E"/>
    <w:rsid w:val="00C43A82"/>
    <w:rsid w:val="00D4383A"/>
    <w:rsid w:val="00E276E9"/>
    <w:rsid w:val="00EE09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D9BCCB"/>
  <w15:chartTrackingRefBased/>
  <w15:docId w15:val="{00693BBC-BEEE-469B-9BA8-2A6804582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Revision"/>
    <w:hidden/>
    <w:uiPriority w:val="99"/>
    <w:semiHidden/>
    <w:rsid w:val="007479B2"/>
  </w:style>
  <w:style w:type="character" w:styleId="a4">
    <w:name w:val="annotation reference"/>
    <w:basedOn w:val="a0"/>
    <w:uiPriority w:val="99"/>
    <w:semiHidden/>
    <w:unhideWhenUsed/>
    <w:rsid w:val="007479B2"/>
    <w:rPr>
      <w:sz w:val="21"/>
      <w:szCs w:val="21"/>
    </w:rPr>
  </w:style>
  <w:style w:type="paragraph" w:styleId="a5">
    <w:name w:val="annotation text"/>
    <w:basedOn w:val="a"/>
    <w:link w:val="a6"/>
    <w:uiPriority w:val="99"/>
    <w:semiHidden/>
    <w:unhideWhenUsed/>
    <w:rsid w:val="007479B2"/>
    <w:pPr>
      <w:jc w:val="left"/>
    </w:pPr>
  </w:style>
  <w:style w:type="character" w:customStyle="1" w:styleId="a6">
    <w:name w:val="批注文字 字符"/>
    <w:basedOn w:val="a0"/>
    <w:link w:val="a5"/>
    <w:uiPriority w:val="99"/>
    <w:semiHidden/>
    <w:rsid w:val="007479B2"/>
  </w:style>
  <w:style w:type="paragraph" w:styleId="a7">
    <w:name w:val="annotation subject"/>
    <w:basedOn w:val="a5"/>
    <w:next w:val="a5"/>
    <w:link w:val="a8"/>
    <w:uiPriority w:val="99"/>
    <w:semiHidden/>
    <w:unhideWhenUsed/>
    <w:rsid w:val="007479B2"/>
    <w:rPr>
      <w:b/>
      <w:bCs/>
    </w:rPr>
  </w:style>
  <w:style w:type="character" w:customStyle="1" w:styleId="a8">
    <w:name w:val="批注主题 字符"/>
    <w:basedOn w:val="a6"/>
    <w:link w:val="a7"/>
    <w:uiPriority w:val="99"/>
    <w:semiHidden/>
    <w:rsid w:val="007479B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YiZixuan</dc:creator>
  <cp:keywords/>
  <dc:description/>
  <cp:lastModifiedBy>YiZixuan</cp:lastModifiedBy>
  <cp:revision>3</cp:revision>
  <dcterms:created xsi:type="dcterms:W3CDTF">2022-01-05T15:39:00Z</dcterms:created>
  <dcterms:modified xsi:type="dcterms:W3CDTF">2022-01-05T18:43:00Z</dcterms:modified>
</cp:coreProperties>
</file>